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4120" w14:textId="77777777" w:rsidR="002D0215" w:rsidRDefault="008E7EC8">
      <w:pPr>
        <w:spacing w:after="60"/>
      </w:pPr>
      <w:r>
        <w:rPr>
          <w:b/>
        </w:rPr>
        <w:t xml:space="preserve">SUBMITTED TO: </w:t>
      </w:r>
      <w:r>
        <w:t>{client_name}</w:t>
      </w:r>
    </w:p>
    <w:p w14:paraId="10EB4121" w14:textId="77777777" w:rsidR="002D0215" w:rsidRDefault="008E7EC8">
      <w:pPr>
        <w:spacing w:after="60"/>
      </w:pPr>
      <w:r>
        <w:rPr>
          <w:b/>
        </w:rPr>
        <w:t>SU</w:t>
      </w:r>
      <w:r>
        <w:rPr>
          <w:b/>
        </w:rPr>
        <w:lastRenderedPageBreak/>
        <w:t xml:space="preserve">BMITTED DATE: </w:t>
      </w:r>
      <w:r>
        <w:t>{submitted_date}</w:t>
      </w:r>
    </w:p>
    <w:p w14:paraId="10EB4122" w14:textId="77777777" w:rsidR="002D0215" w:rsidRDefault="008E7EC8">
      <w:pPr>
        <w:spacing w:after="160"/>
      </w:pPr>
      <w:r>
        <w:rPr>
          <w:b/>
        </w:rPr>
        <w:t xml:space="preserve">PROJECT NAME: </w:t>
      </w:r>
      <w:r>
        <w:t>{project_name}</w:t>
      </w:r>
    </w:p>
    <w:p w14:paraId="10EB4123" w14:textId="77777777" w:rsidR="002D0215" w:rsidRDefault="008E7EC8">
      <w:pPr>
        <w:spacing w:after="60"/>
        <w:jc w:val="center"/>
      </w:pPr>
      <w:r>
        <w:rPr>
          <w:b/>
          <w:color w:val="1F3864"/>
          <w:sz w:val="36"/>
        </w:rPr>
        <w:t>O2CURE PVT. LTD.</w:t>
      </w:r>
    </w:p>
    <w:p w14:paraId="10EB4124" w14:textId="77777777" w:rsidR="002D0215" w:rsidRDefault="008E7EC8">
      <w:pPr>
        <w:spacing w:after="60"/>
        <w:jc w:val="center"/>
      </w:pPr>
      <w:r>
        <w:rPr>
          <w:color w:val="444444"/>
          <w:sz w:val="20"/>
        </w:rPr>
        <w:t>{company_address}</w:t>
      </w:r>
    </w:p>
    <w:p w14:paraId="10EB4125" w14:textId="77777777" w:rsidR="002D0215" w:rsidRDefault="008E7EC8">
      <w:pPr>
        <w:spacing w:after="200"/>
        <w:jc w:val="center"/>
      </w:pPr>
      <w:r>
        <w:rPr>
          <w:sz w:val="20"/>
        </w:rPr>
        <w:t>GSTIN: {company_gstin} | PAN: {company_pan}</w:t>
      </w:r>
    </w:p>
    <w:p w14:paraId="10EB4126" w14:textId="77777777" w:rsidR="00FA00B2" w:rsidRDefault="00693319" w:rsidP="00C02382">
      <w:pPr>
        <w:jc w:val="center"/>
      </w:pPr>
      <w:r>
        <w:rPr>
          <w:b/>
          <w:color w:val="C00000"/>
          <w:sz w:val="28"/>
        </w:rPr>
        <w:t>Best Discounted</w:t>
      </w:r>
      <w:r w:rsidR="00FA00B2">
        <w:rPr>
          <w:b/>
          <w:color w:val="C00000"/>
          <w:sz w:val="28"/>
        </w:rPr>
        <w:t xml:space="preserve"> Offer</w:t>
      </w:r>
    </w:p>
    <w:p w14:paraId="10EB4127" w14:textId="7C227C40" w:rsidR="00AD36EB" w:rsidRDefault="00AD36EB">
      <w:pPr>
        <w:spacing w:after="80"/>
      </w:pPr>
      <w:r>
        <w:rPr>
          <w:b/>
        </w:rPr>
        <w:t>KIND ATTENTION</w:t>
      </w:r>
      <w:r w:rsidR="008E7EC8">
        <w:rPr>
          <w:b/>
        </w:rPr>
        <w:t xml:space="preserve">: </w:t>
      </w:r>
      <w:r w:rsidR="008E7EC8">
        <w:t>{</w:t>
      </w:r>
      <w:r w:rsidR="004131FF" w:rsidRPr="00D85E5A">
        <w:rPr>
          <w:rFonts w:ascii="Times New Roman" w:hAnsi="Times New Roman"/>
          <w:b/>
        </w:rPr>
        <w:t>contact_person_name</w:t>
      </w:r>
      <w:r w:rsidR="008E7EC8">
        <w:t>} ({</w:t>
      </w:r>
      <w:ins w:id="0" w:author="Microsoft Word" w:date="2026-05-04T15:30:00Z" w16du:dateUtc="2026-05-04T10:00:00Z">
        <w:r w:rsidR="004131FF" w:rsidRPr="00D85E5A">
          <w:rPr>
            <w:rFonts w:ascii="Times New Roman" w:hAnsi="Times New Roman"/>
            <w:b/>
          </w:rPr>
          <w:t>}</w:t>
        </w:r>
        <w:r w:rsidR="00F15133">
          <w:rPr>
            <w:rFonts w:ascii="Times New Roman" w:hAnsi="Times New Roman"/>
            <w:b/>
          </w:rPr>
          <w:t xml:space="preserve"> </w:t>
        </w:r>
        <w:r w:rsidR="00B53A52" w:rsidRPr="00D85E5A">
          <w:rPr>
            <w:rFonts w:ascii="Times New Roman" w:hAnsi="Times New Roman"/>
            <w:b/>
          </w:rPr>
          <w:t>(</w:t>
        </w:r>
        <w:r w:rsidR="00F15133">
          <w:rPr>
            <w:rFonts w:ascii="Times New Roman" w:hAnsi="Times New Roman"/>
            <w:b/>
          </w:rPr>
          <w:t xml:space="preserve">+91 </w:t>
        </w:r>
        <w:r w:rsidR="00B53A52" w:rsidRPr="00D85E5A">
          <w:rPr>
            <w:rFonts w:ascii="Times New Roman" w:hAnsi="Times New Roman"/>
            <w:b/>
          </w:rPr>
          <w:t>{</w:t>
        </w:r>
      </w:ins>
      <w:r w:rsidR="00B53A52" w:rsidRPr="00D85E5A">
        <w:rPr>
          <w:rFonts w:ascii="Times New Roman" w:hAnsi="Times New Roman"/>
          <w:b/>
        </w:rPr>
        <w:t>contact_person_phone})</w:t>
      </w:r>
    </w:p>
    <w:p w14:paraId="10EB4128" w14:textId="77777777" w:rsidR="00FA00B2" w:rsidRDefault="003F2C7D">
      <w:pPr>
        <w:spacing w:after="80"/>
      </w:pPr>
      <w:r>
        <w:rPr>
          <w:b/>
        </w:rPr>
        <w:t>M/S</w:t>
      </w:r>
      <w:r w:rsidR="008E7EC8">
        <w:rPr>
          <w:b/>
        </w:rPr>
        <w:t>:</w:t>
      </w:r>
      <w:r>
        <w:rPr>
          <w:b/>
        </w:rPr>
        <w:t xml:space="preserve"> </w:t>
      </w:r>
      <w:r w:rsidR="006928A8" w:rsidRPr="006C71F8">
        <w:rPr>
          <w:rFonts w:ascii="Times New Roman" w:hAnsi="Times New Roman"/>
          <w:b/>
          <w:bCs/>
        </w:rPr>
        <w:t>{client_company_name}</w:t>
      </w:r>
    </w:p>
    <w:p w14:paraId="10EB4129" w14:textId="77777777" w:rsidR="002D0215" w:rsidRDefault="008E7EC8">
      <w:pPr>
        <w:spacing w:after="80"/>
      </w:pPr>
      <w:r>
        <w:rPr>
          <w:b/>
        </w:rPr>
        <w:t xml:space="preserve">DATE: </w:t>
      </w:r>
      <w:r>
        <w:t xml:space="preserve">{date}     </w:t>
      </w:r>
      <w:r>
        <w:rPr>
          <w:b/>
        </w:rPr>
        <w:t xml:space="preserve">REF: </w:t>
      </w:r>
      <w:r>
        <w:t>{ref_number}</w:t>
      </w:r>
    </w:p>
    <w:p w14:paraId="10EB412A" w14:textId="74D4DF89" w:rsidR="004F2403" w:rsidRDefault="008E7EC8">
      <w:pPr>
        <w:spacing w:after="160"/>
      </w:pPr>
      <w:r>
        <w:rPr>
          <w:b/>
        </w:rPr>
        <w:t xml:space="preserve">SUB: </w:t>
      </w:r>
      <w:r>
        <w:t>OFFER FOR</w:t>
      </w:r>
      <w:ins w:id="1" w:author="Microsoft Word" w:date="2026-05-04T15:30:00Z" w16du:dateUtc="2026-05-04T10:00:00Z">
        <w:r w:rsidR="003F2C7D" w:rsidRPr="0037150C">
          <w:rPr>
            <w:rFonts w:ascii="Times New Roman" w:hAnsi="Times New Roman"/>
            <w:b/>
            <w:noProof/>
            <w:szCs w:val="24"/>
          </w:rPr>
          <w:t>SUB-</w:t>
        </w:r>
      </w:ins>
      <w:r w:rsidR="003F2C7D">
        <w:t xml:space="preserve"> </w:t>
      </w:r>
      <w:r w:rsidR="004F2403" w:rsidRPr="00AC3453">
        <w:rPr>
          <w:rFonts w:ascii="Times New Roman" w:hAnsi="Times New Roman"/>
          <w:b/>
          <w:bCs/>
        </w:rPr>
        <w:t>{project_description}</w:t>
      </w:r>
    </w:p>
    <w:p w14:paraId="10EB412B" w14:textId="77777777" w:rsidR="00FA00B2" w:rsidRDefault="00FA00B2">
      <w:pPr>
        <w:spacing w:before="240" w:after="60"/>
      </w:pPr>
      <w:r>
        <w:rPr>
          <w:b/>
          <w:color w:val="1F3864"/>
          <w:sz w:val="26"/>
        </w:rPr>
        <w:t>About Us</w:t>
      </w:r>
    </w:p>
    <w:p w14:paraId="10EB412C" w14:textId="77777777" w:rsidR="002D0215" w:rsidRDefault="008E7EC8">
      <w:pPr>
        <w:spacing w:after="160"/>
      </w:pPr>
      <w:r>
        <w:t>{about_us}</w:t>
      </w:r>
    </w:p>
    <w:p w14:paraId="10EB412D" w14:textId="77777777" w:rsidR="002D0215" w:rsidRDefault="008E7EC8">
      <w:pPr>
        <w:spacing w:before="240" w:after="60"/>
      </w:pPr>
      <w:r>
        <w:rPr>
          <w:b/>
          <w:color w:val="1F3864"/>
          <w:sz w:val="26"/>
        </w:rPr>
        <w:t>Project Details</w:t>
      </w:r>
    </w:p>
    <w:tbl>
      <w:tblPr>
        <w:tblW w:w="9360" w:type="dxa"/>
        <w:tblInd w:w="-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00B2" w:rsidRPr="00401730" w14:paraId="10EB4130" w14:textId="77777777">
        <w:tc>
          <w:tcPr>
            <w:tcW w:w="4680" w:type="dxa"/>
            <w:shd w:val="clear" w:color="auto" w:fill="1F3864"/>
          </w:tcPr>
          <w:p w14:paraId="10EB412E" w14:textId="77777777" w:rsidR="00FA00B2" w:rsidRDefault="00FA00B2" w:rsidP="00BF5FB4">
            <w:r>
              <w:rPr>
                <w:b/>
                <w:color w:val="FFFFFF"/>
              </w:rPr>
              <w:t>Consultant Name</w:t>
            </w:r>
            <w:r w:rsidR="007A6AB3">
              <w:rPr>
                <w:b/>
                <w:color w:val="FFFFFF"/>
              </w:rPr>
              <w:t xml:space="preserve"> &amp; Location</w:t>
            </w:r>
          </w:p>
        </w:tc>
        <w:tc>
          <w:tcPr>
            <w:tcW w:w="4680" w:type="dxa"/>
          </w:tcPr>
          <w:p w14:paraId="10EB412F" w14:textId="77777777" w:rsidR="00FA00B2" w:rsidRDefault="0035283D" w:rsidP="00BF5FB4">
            <w:r w:rsidRPr="00AC3453">
              <w:rPr>
                <w:rFonts w:ascii="Times New Roman" w:hAnsi="Times New Roman"/>
                <w:b/>
                <w:bCs/>
              </w:rPr>
              <w:t>{consultant_name}</w:t>
            </w:r>
          </w:p>
        </w:tc>
      </w:tr>
      <w:tr w:rsidR="00FA00B2" w:rsidRPr="00401730" w14:paraId="10EB4133" w14:textId="77777777">
        <w:tc>
          <w:tcPr>
            <w:tcW w:w="4680" w:type="dxa"/>
            <w:shd w:val="clear" w:color="auto" w:fill="1F3864"/>
          </w:tcPr>
          <w:p w14:paraId="10EB4131" w14:textId="77777777" w:rsidR="00FA00B2" w:rsidRDefault="008F04FF" w:rsidP="00BF5FB4">
            <w:r>
              <w:rPr>
                <w:b/>
                <w:color w:val="FFFFFF"/>
              </w:rPr>
              <w:t>Architect</w:t>
            </w:r>
          </w:p>
        </w:tc>
        <w:tc>
          <w:tcPr>
            <w:tcW w:w="4680" w:type="dxa"/>
          </w:tcPr>
          <w:p w14:paraId="10EB4132" w14:textId="77777777" w:rsidR="00FA00B2" w:rsidRPr="00AC3453" w:rsidRDefault="0035283D" w:rsidP="00BF5FB4">
            <w:pPr>
              <w:rPr>
                <w:rFonts w:ascii="Times New Roman" w:hAnsi="Times New Roman"/>
                <w:b/>
                <w:bCs/>
              </w:rPr>
            </w:pPr>
            <w:r w:rsidRPr="00AC3453">
              <w:rPr>
                <w:rFonts w:ascii="Times New Roman" w:hAnsi="Times New Roman"/>
                <w:b/>
                <w:bCs/>
              </w:rPr>
              <w:t>{architect_name}</w:t>
            </w:r>
          </w:p>
        </w:tc>
      </w:tr>
      <w:tr w:rsidR="00FA00B2" w:rsidRPr="00401730" w14:paraId="10EB4136" w14:textId="77777777">
        <w:tc>
          <w:tcPr>
            <w:tcW w:w="4680" w:type="dxa"/>
            <w:shd w:val="clear" w:color="auto" w:fill="1F3864"/>
          </w:tcPr>
          <w:p w14:paraId="10EB4134" w14:textId="77777777" w:rsidR="00FA00B2" w:rsidRDefault="00FA00B2" w:rsidP="00BF5FB4">
            <w:r>
              <w:rPr>
                <w:b/>
                <w:color w:val="FFFFFF"/>
              </w:rPr>
              <w:t>Project Stage</w:t>
            </w:r>
          </w:p>
        </w:tc>
        <w:tc>
          <w:tcPr>
            <w:tcW w:w="4680" w:type="dxa"/>
          </w:tcPr>
          <w:p w14:paraId="10EB4135" w14:textId="77777777" w:rsidR="00FA00B2" w:rsidRDefault="00F81E1E" w:rsidP="00BF5FB4">
            <w:r w:rsidRPr="00AC3453">
              <w:rPr>
                <w:rFonts w:ascii="Times New Roman" w:hAnsi="Times New Roman"/>
                <w:b/>
                <w:bCs/>
              </w:rPr>
              <w:t>{project_stage}</w:t>
            </w:r>
          </w:p>
        </w:tc>
      </w:tr>
    </w:tbl>
    <w:p w14:paraId="10EB4137" w14:textId="77777777" w:rsidR="00FA00B2" w:rsidRDefault="00FA00B2">
      <w:pPr>
        <w:spacing w:after="160"/>
      </w:pPr>
    </w:p>
    <w:p w14:paraId="10EB4138" w14:textId="77777777" w:rsidR="00FA00B2" w:rsidRDefault="00FA00B2">
      <w:r>
        <w:t xml:space="preserve">Dear </w:t>
      </w:r>
      <w:r w:rsidR="00E91F8B">
        <w:t>Sir</w:t>
      </w:r>
      <w:r>
        <w:t>,</w:t>
      </w:r>
    </w:p>
    <w:p w14:paraId="10EB4139" w14:textId="77777777" w:rsidR="00FA00B2" w:rsidRDefault="00FA00B2">
      <w:pPr>
        <w:spacing w:after="160"/>
      </w:pPr>
      <w:r>
        <w:t>With reference to your valued enquiry, we are hereby submitting our Techno-</w:t>
      </w:r>
      <w:r w:rsidR="008E7EC8">
        <w:t xml:space="preserve">Commercial </w:t>
      </w:r>
      <w:r>
        <w:t>Offer for supply of following items:</w:t>
      </w:r>
    </w:p>
    <w:p w14:paraId="10EB413A" w14:textId="77777777" w:rsidR="002D0215" w:rsidRDefault="008E7EC8">
      <w:pPr>
        <w:spacing w:before="240" w:after="60"/>
      </w:pPr>
      <w:r>
        <w:rPr>
          <w:b/>
          <w:color w:val="1F3864"/>
          <w:sz w:val="26"/>
        </w:rPr>
        <w:t>Brief About</w:t>
      </w:r>
    </w:p>
    <w:p w14:paraId="10EB413B" w14:textId="77777777" w:rsidR="002D0215" w:rsidRDefault="008E7EC8">
      <w:r>
        <w:t>{brief_about}</w:t>
      </w:r>
    </w:p>
    <w:p w14:paraId="10EB413C" w14:textId="77777777" w:rsidR="00BF7FE1" w:rsidRDefault="00BF7FE1">
      <w:pPr>
        <w:spacing w:after="60"/>
      </w:pPr>
      <w:r>
        <w:t>{</w:t>
      </w:r>
      <w:r w:rsidR="00324125">
        <w:t>#items}</w:t>
      </w:r>
    </w:p>
    <w:p w14:paraId="10EB413D" w14:textId="77777777" w:rsidR="00C53C8F" w:rsidRDefault="00324125">
      <w:pPr>
        <w:spacing w:after="60"/>
      </w:pPr>
      <w:r>
        <w:rPr>
          <w:b/>
          <w:color w:val="1F3864"/>
        </w:rPr>
        <w:t>{name}</w:t>
      </w:r>
    </w:p>
    <w:p w14:paraId="10EB413E" w14:textId="77777777" w:rsidR="00C53C8F" w:rsidRDefault="00324125">
      <w:r>
        <w:t>{des</w:t>
      </w:r>
      <w:r w:rsidR="009443B7">
        <w:t>cription</w:t>
      </w:r>
      <w:r>
        <w:t>}</w:t>
      </w:r>
    </w:p>
    <w:p w14:paraId="10EB413F" w14:textId="77777777" w:rsidR="00F845DE" w:rsidRDefault="00F845DE">
      <w:pPr>
        <w:spacing w:after="60"/>
      </w:pPr>
      <w:r>
        <w:t>{/items}</w:t>
      </w:r>
    </w:p>
    <w:p w14:paraId="10EB4140" w14:textId="77777777" w:rsidR="00C53C8F" w:rsidRDefault="00C53C8F">
      <w:pPr>
        <w:spacing w:after="160"/>
      </w:pPr>
    </w:p>
    <w:p w14:paraId="10EB4141" w14:textId="77777777" w:rsidR="00847054" w:rsidRDefault="00FA00B2">
      <w:pPr>
        <w:spacing w:before="240" w:after="60"/>
      </w:pPr>
      <w:r>
        <w:rPr>
          <w:b/>
          <w:color w:val="1F3864"/>
          <w:sz w:val="26"/>
        </w:rPr>
        <w:t>Table: Selection &amp; Pricing</w:t>
      </w:r>
    </w:p>
    <w:tbl>
      <w:tblPr>
        <w:tblW w:w="9360" w:type="dxa"/>
        <w:tblInd w:w="-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30"/>
        <w:gridCol w:w="1943"/>
        <w:gridCol w:w="3487"/>
      </w:tblGrid>
      <w:tr w:rsidR="00B60FDE" w:rsidRPr="008A100C" w14:paraId="10EB4145" w14:textId="5196232C">
        <w:tc>
          <w:tcPr>
            <w:tcW w:w="4320" w:type="dxa"/>
            <w:shd w:val="clear" w:color="auto" w:fill="1F3864"/>
          </w:tcPr>
          <w:p w14:paraId="10EB4142" w14:textId="77777777" w:rsidR="00B60FDE" w:rsidRDefault="00B60FDE">
            <w:r>
              <w:rPr>
                <w:b/>
                <w:color w:val="FFFFFF"/>
              </w:rPr>
              <w:t>UNIT</w:t>
            </w:r>
          </w:p>
        </w:tc>
        <w:tc>
          <w:tcPr>
            <w:tcW w:w="1440" w:type="dxa"/>
            <w:shd w:val="clear" w:color="auto" w:fill="1F3864"/>
          </w:tcPr>
          <w:p w14:paraId="10EB4143" w14:textId="77777777" w:rsidR="00B60FDE" w:rsidRDefault="00B60FDE">
            <w:r>
              <w:rPr>
                <w:b/>
                <w:color w:val="FFFFFF"/>
              </w:rPr>
              <w:t>NO OF QTY</w:t>
            </w:r>
          </w:p>
        </w:tc>
        <w:tc>
          <w:tcPr>
            <w:tcW w:w="3600" w:type="dxa"/>
            <w:shd w:val="clear" w:color="auto" w:fill="1F3864"/>
          </w:tcPr>
          <w:p w14:paraId="10EB4144" w14:textId="77777777" w:rsidR="00B60FDE" w:rsidRDefault="00B60FDE">
            <w:r>
              <w:rPr>
                <w:b/>
                <w:color w:val="FFFFFF"/>
              </w:rPr>
              <w:t>TOTAL AMOUNT (Rs)</w:t>
            </w:r>
          </w:p>
        </w:tc>
      </w:tr>
      <w:tr w:rsidR="00B60FDE" w:rsidRPr="008A100C" w14:paraId="10EB4149" w14:textId="3C8B3000">
        <w:tc>
          <w:tcPr>
            <w:tcW w:w="4320" w:type="dxa"/>
          </w:tcPr>
          <w:p w14:paraId="10EB4146" w14:textId="77777777" w:rsidR="00B60FDE" w:rsidRDefault="00B60FDE">
            <w:r>
              <w:t>{#items}{name}</w:t>
            </w:r>
          </w:p>
        </w:tc>
        <w:tc>
          <w:tcPr>
            <w:tcW w:w="1440" w:type="dxa"/>
          </w:tcPr>
          <w:p w14:paraId="10EB4147" w14:textId="77777777" w:rsidR="00B60FDE" w:rsidRDefault="00B60FDE">
            <w:r>
              <w:t>{quantity}</w:t>
            </w:r>
          </w:p>
        </w:tc>
        <w:tc>
          <w:tcPr>
            <w:tcW w:w="3600" w:type="dxa"/>
          </w:tcPr>
          <w:p w14:paraId="10EB4148" w14:textId="77777777" w:rsidR="00B60FDE" w:rsidRDefault="00B60FDE">
            <w:r>
              <w:t>{amount_formatted}{/items}</w:t>
            </w:r>
          </w:p>
        </w:tc>
      </w:tr>
      <w:tr w:rsidR="00B60FDE" w:rsidRPr="008A100C" w14:paraId="10EB414D" w14:textId="6185C47C">
        <w:tc>
          <w:tcPr>
            <w:tcW w:w="4320" w:type="dxa"/>
            <w:shd w:val="clear" w:color="auto" w:fill="2E4057"/>
          </w:tcPr>
          <w:p w14:paraId="10EB414A" w14:textId="77777777" w:rsidR="00B60FDE" w:rsidRDefault="00B60FDE">
            <w:r>
              <w:rPr>
                <w:b/>
                <w:color w:val="FFFFFF"/>
              </w:rPr>
              <w:t>TOTAL SUPPLY</w:t>
            </w:r>
          </w:p>
        </w:tc>
        <w:tc>
          <w:tcPr>
            <w:tcW w:w="1440" w:type="dxa"/>
            <w:shd w:val="clear" w:color="auto" w:fill="2E4057"/>
          </w:tcPr>
          <w:p w14:paraId="10EB414B" w14:textId="77777777" w:rsidR="00B60FDE" w:rsidRDefault="00B60FDE">
            <w:r>
              <w:rPr>
                <w:b/>
                <w:color w:val="FFFFFF"/>
              </w:rPr>
              <w:t>{total_supply_qty}</w:t>
            </w:r>
          </w:p>
        </w:tc>
        <w:tc>
          <w:tcPr>
            <w:tcW w:w="3600" w:type="dxa"/>
            <w:shd w:val="clear" w:color="auto" w:fill="2E4057"/>
          </w:tcPr>
          <w:p w14:paraId="10EB414C" w14:textId="77777777" w:rsidR="00B60FDE" w:rsidRDefault="00B60FDE">
            <w:r>
              <w:rPr>
                <w:b/>
                <w:color w:val="FFFFFF"/>
              </w:rPr>
              <w:t>{total_supply_amount}</w:t>
            </w:r>
          </w:p>
        </w:tc>
      </w:tr>
      <w:tr w:rsidR="00B60FDE" w:rsidRPr="008A100C" w14:paraId="10EB4151" w14:textId="115FD329">
        <w:tc>
          <w:tcPr>
            <w:tcW w:w="4320" w:type="dxa"/>
          </w:tcPr>
          <w:p w14:paraId="10EB414E" w14:textId="77777777" w:rsidR="00B60FDE" w:rsidRDefault="00B60FDE">
            <w:r>
              <w:t>Freight, P&amp;F, Insurance (Till site delivery), Offloading, shifting till site &amp; Installation</w:t>
            </w:r>
          </w:p>
        </w:tc>
        <w:tc>
          <w:tcPr>
            <w:tcW w:w="1440" w:type="dxa"/>
          </w:tcPr>
          <w:p w14:paraId="10EB414F" w14:textId="77777777" w:rsidR="00B60FDE" w:rsidRDefault="00B60FDE">
            <w:r>
              <w:t>-</w:t>
            </w:r>
          </w:p>
        </w:tc>
        <w:tc>
          <w:tcPr>
            <w:tcW w:w="3600" w:type="dxa"/>
          </w:tcPr>
          <w:p w14:paraId="10EB4150" w14:textId="77777777" w:rsidR="00B60FDE" w:rsidRDefault="00B60FDE">
            <w:r>
              <w:t>{freight_amount}</w:t>
            </w:r>
          </w:p>
        </w:tc>
      </w:tr>
      <w:tr w:rsidR="00B60FDE" w:rsidRPr="008A100C" w14:paraId="10EB4155" w14:textId="5C112531">
        <w:tc>
          <w:tcPr>
            <w:tcW w:w="4320" w:type="dxa"/>
          </w:tcPr>
          <w:p w14:paraId="10EB4152" w14:textId="77777777" w:rsidR="00B60FDE" w:rsidRDefault="00B60FDE">
            <w:r>
              <w:t>SPECIAL DISCOUNT (UNIT)</w:t>
            </w:r>
          </w:p>
        </w:tc>
        <w:tc>
          <w:tcPr>
            <w:tcW w:w="1440" w:type="dxa"/>
          </w:tcPr>
          <w:p w14:paraId="10EB4153" w14:textId="77777777" w:rsidR="00B60FDE" w:rsidRDefault="00B60FDE">
            <w:r>
              <w:t>-</w:t>
            </w:r>
          </w:p>
        </w:tc>
        <w:tc>
          <w:tcPr>
            <w:tcW w:w="3600" w:type="dxa"/>
          </w:tcPr>
          <w:p w14:paraId="10EB4154" w14:textId="77777777" w:rsidR="00B60FDE" w:rsidRDefault="00B60FDE">
            <w:r>
              <w:t>{special_discount}</w:t>
            </w:r>
          </w:p>
        </w:tc>
      </w:tr>
      <w:tr w:rsidR="00B60FDE" w:rsidRPr="008A100C" w14:paraId="10EB4159" w14:textId="551B3E55">
        <w:tc>
          <w:tcPr>
            <w:tcW w:w="4320" w:type="dxa"/>
          </w:tcPr>
          <w:p w14:paraId="10EB4156" w14:textId="77777777" w:rsidR="00B60FDE" w:rsidRDefault="00B60FDE">
            <w:r>
              <w:t>Project Base Discount</w:t>
            </w:r>
          </w:p>
        </w:tc>
        <w:tc>
          <w:tcPr>
            <w:tcW w:w="1440" w:type="dxa"/>
          </w:tcPr>
          <w:p w14:paraId="10EB4157" w14:textId="77777777" w:rsidR="00B60FDE" w:rsidRDefault="00B60FDE">
            <w:r>
              <w:t>-</w:t>
            </w:r>
          </w:p>
        </w:tc>
        <w:tc>
          <w:tcPr>
            <w:tcW w:w="3600" w:type="dxa"/>
          </w:tcPr>
          <w:p w14:paraId="10EB4158" w14:textId="77777777" w:rsidR="00B60FDE" w:rsidRDefault="00B60FDE">
            <w:r>
              <w:t>{project_discount}</w:t>
            </w:r>
          </w:p>
        </w:tc>
      </w:tr>
      <w:tr w:rsidR="00B60FDE" w:rsidRPr="008A100C" w14:paraId="10EB415D" w14:textId="7879C0B3">
        <w:tc>
          <w:tcPr>
            <w:tcW w:w="4320" w:type="dxa"/>
            <w:shd w:val="clear" w:color="auto" w:fill="C00000"/>
          </w:tcPr>
          <w:p w14:paraId="10EB415A" w14:textId="77777777" w:rsidR="00B60FDE" w:rsidRDefault="00B60FDE">
            <w:r>
              <w:rPr>
                <w:b/>
                <w:color w:val="FFFFFF"/>
              </w:rPr>
              <w:t>TOTAL PROJECT VALUE (Rs)</w:t>
            </w:r>
          </w:p>
        </w:tc>
        <w:tc>
          <w:tcPr>
            <w:tcW w:w="1440" w:type="dxa"/>
            <w:shd w:val="clear" w:color="auto" w:fill="C00000"/>
          </w:tcPr>
          <w:p w14:paraId="10EB415B" w14:textId="77777777" w:rsidR="00B60FDE" w:rsidRDefault="00B60FDE">
            <w:r>
              <w:rPr>
                <w:b/>
                <w:color w:val="FFFFFF"/>
              </w:rPr>
              <w:t>{total_qty}</w:t>
            </w:r>
          </w:p>
        </w:tc>
        <w:tc>
          <w:tcPr>
            <w:tcW w:w="3600" w:type="dxa"/>
            <w:shd w:val="clear" w:color="auto" w:fill="C00000"/>
          </w:tcPr>
          <w:p w14:paraId="10EB415C" w14:textId="77777777" w:rsidR="00B60FDE" w:rsidRDefault="00B60FDE">
            <w:r>
              <w:rPr>
                <w:b/>
                <w:color w:val="FFFFFF"/>
              </w:rPr>
              <w:t>{total_project_value}</w:t>
            </w:r>
          </w:p>
        </w:tc>
      </w:tr>
    </w:tbl>
    <w:p w14:paraId="10EB415E" w14:textId="77777777" w:rsidR="00FA00B2" w:rsidRDefault="00FA00B2">
      <w:pPr>
        <w:spacing w:after="200"/>
      </w:pPr>
    </w:p>
    <w:p w14:paraId="10EB415F" w14:textId="77777777" w:rsidR="00AB6CF8" w:rsidRDefault="00AB6CF8">
      <w:pPr>
        <w:spacing w:before="240" w:after="60"/>
      </w:pPr>
      <w:r>
        <w:rPr>
          <w:b/>
          <w:color w:val="1F3864"/>
          <w:sz w:val="26"/>
        </w:rPr>
        <w:t xml:space="preserve">Terms &amp; </w:t>
      </w:r>
      <w:r w:rsidR="008E7EC8">
        <w:rPr>
          <w:b/>
          <w:color w:val="1F3864"/>
          <w:sz w:val="26"/>
        </w:rPr>
        <w:t>Conditions</w:t>
      </w:r>
    </w:p>
    <w:tbl>
      <w:tblPr>
        <w:tblW w:w="9360" w:type="dxa"/>
        <w:tblInd w:w="-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9"/>
        <w:gridCol w:w="3669"/>
        <w:gridCol w:w="3582"/>
      </w:tblGrid>
      <w:tr w:rsidR="00AB6CF8" w:rsidRPr="00401730" w14:paraId="10EB4162" w14:textId="090FE97B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0" w14:textId="77777777" w:rsidR="00AB6CF8" w:rsidRDefault="00AB6CF8" w:rsidP="001A1DA3">
            <w:r>
              <w:rPr>
                <w:b/>
                <w:color w:val="FFFFFF"/>
              </w:rPr>
              <w:t>Prices</w:t>
            </w:r>
          </w:p>
        </w:tc>
        <w:tc>
          <w:tcPr>
            <w:tcW w:w="6240" w:type="dxa"/>
          </w:tcPr>
          <w:p w14:paraId="10EB4161" w14:textId="77777777" w:rsidR="00AB6CF8" w:rsidRDefault="002B0F4B" w:rsidP="001A1DA3">
            <w:r w:rsidRPr="00B527C0">
              <w:rPr>
                <w:rFonts w:ascii="Times New Roman" w:hAnsi="Times New Roman"/>
              </w:rPr>
              <w:t>{price_basis}</w:t>
            </w:r>
          </w:p>
        </w:tc>
      </w:tr>
      <w:tr w:rsidR="00AB6CF8" w:rsidRPr="00401730" w14:paraId="10EB4165" w14:textId="2EF97939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3" w14:textId="77777777" w:rsidR="00AB6CF8" w:rsidRDefault="00AB6CF8" w:rsidP="001A1DA3">
            <w:r>
              <w:rPr>
                <w:b/>
                <w:color w:val="FFFFFF"/>
              </w:rPr>
              <w:lastRenderedPageBreak/>
              <w:t>GST (Good &amp; Services Taxes)</w:t>
            </w:r>
          </w:p>
        </w:tc>
        <w:tc>
          <w:tcPr>
            <w:tcW w:w="6240" w:type="dxa"/>
          </w:tcPr>
          <w:p w14:paraId="10EB4164" w14:textId="77777777" w:rsidR="00AB6CF8" w:rsidRDefault="002B0F4B" w:rsidP="001A1DA3">
            <w:r>
              <w:t>{gst_text}</w:t>
            </w:r>
          </w:p>
        </w:tc>
      </w:tr>
      <w:tr w:rsidR="00AB6CF8" w:rsidRPr="00401730" w14:paraId="10EB4168" w14:textId="14D28385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6" w14:textId="77777777" w:rsidR="00AB6CF8" w:rsidRDefault="00AB6CF8" w:rsidP="001A1DA3">
            <w:r>
              <w:rPr>
                <w:b/>
                <w:color w:val="FFFFFF"/>
              </w:rPr>
              <w:t>Installation</w:t>
            </w:r>
          </w:p>
        </w:tc>
        <w:tc>
          <w:tcPr>
            <w:tcW w:w="6240" w:type="dxa"/>
          </w:tcPr>
          <w:p w14:paraId="10EB4167" w14:textId="77777777" w:rsidR="00AB6CF8" w:rsidRDefault="00B4326F" w:rsidP="001A1DA3">
            <w:r>
              <w:t>{installation_included}</w:t>
            </w:r>
          </w:p>
        </w:tc>
      </w:tr>
      <w:tr w:rsidR="00AB6CF8" w:rsidRPr="00401730" w14:paraId="10EB416B" w14:textId="1D05810B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9" w14:textId="77777777" w:rsidR="00AB6CF8" w:rsidRDefault="00AB6CF8" w:rsidP="001A1DA3">
            <w:r>
              <w:rPr>
                <w:b/>
                <w:color w:val="FFFFFF"/>
              </w:rPr>
              <w:t>Freight</w:t>
            </w:r>
          </w:p>
        </w:tc>
        <w:tc>
          <w:tcPr>
            <w:tcW w:w="6240" w:type="dxa"/>
          </w:tcPr>
          <w:p w14:paraId="10EB416A" w14:textId="77777777" w:rsidR="00AB6CF8" w:rsidRDefault="00B4326F" w:rsidP="001A1DA3">
            <w:r>
              <w:t>{</w:t>
            </w:r>
            <w:r w:rsidR="00621696">
              <w:t>freight_included</w:t>
            </w:r>
            <w:r>
              <w:t>}</w:t>
            </w:r>
          </w:p>
        </w:tc>
      </w:tr>
      <w:tr w:rsidR="00AB6CF8" w:rsidRPr="00401730" w14:paraId="10EB416E" w14:textId="201025B4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C" w14:textId="77777777" w:rsidR="00AB6CF8" w:rsidRDefault="00AB6CF8" w:rsidP="001A1DA3">
            <w:r>
              <w:rPr>
                <w:b/>
                <w:color w:val="FFFFFF"/>
              </w:rPr>
              <w:t>Warranty (*) Manufacturing</w:t>
            </w:r>
          </w:p>
        </w:tc>
        <w:tc>
          <w:tcPr>
            <w:tcW w:w="6240" w:type="dxa"/>
          </w:tcPr>
          <w:p w14:paraId="10EB416D" w14:textId="77777777" w:rsidR="00AB6CF8" w:rsidRDefault="00220E3B" w:rsidP="001A1DA3">
            <w:r>
              <w:t>{</w:t>
            </w:r>
            <w:r w:rsidR="00B37C46">
              <w:t>warranty_period</w:t>
            </w:r>
            <w:r>
              <w:t>}</w:t>
            </w:r>
          </w:p>
        </w:tc>
      </w:tr>
      <w:tr w:rsidR="009A554D" w:rsidRPr="00401730" w14:paraId="10EB4171" w14:textId="5AA562A3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6F" w14:textId="77777777" w:rsidR="009A554D" w:rsidRDefault="009A554D" w:rsidP="001A1DA3">
            <w:r>
              <w:rPr>
                <w:b/>
                <w:color w:val="FFFFFF"/>
              </w:rPr>
              <w:t>Exact Delivery Timelines</w:t>
            </w:r>
          </w:p>
        </w:tc>
        <w:tc>
          <w:tcPr>
            <w:tcW w:w="6240" w:type="dxa"/>
          </w:tcPr>
          <w:p w14:paraId="10EB4170" w14:textId="77777777" w:rsidR="009A554D" w:rsidRDefault="00FE5D62" w:rsidP="001A1DA3">
            <w:r>
              <w:t>{delivery_timeline}</w:t>
            </w:r>
          </w:p>
        </w:tc>
      </w:tr>
      <w:tr w:rsidR="009A554D" w:rsidRPr="00401730" w14:paraId="10EB4174" w14:textId="30432019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72" w14:textId="77777777" w:rsidR="009A554D" w:rsidRDefault="009A554D" w:rsidP="001A1DA3">
            <w:r>
              <w:rPr>
                <w:b/>
                <w:color w:val="FFFFFF"/>
              </w:rPr>
              <w:t>Exact Installation Timelines</w:t>
            </w:r>
          </w:p>
        </w:tc>
        <w:tc>
          <w:tcPr>
            <w:tcW w:w="6240" w:type="dxa"/>
          </w:tcPr>
          <w:p w14:paraId="10EB4173" w14:textId="77777777" w:rsidR="009A554D" w:rsidRDefault="00FE5D62" w:rsidP="001A1DA3">
            <w:r>
              <w:t>{</w:t>
            </w:r>
            <w:r w:rsidR="001632C5">
              <w:t>installation_timeline</w:t>
            </w:r>
            <w:r>
              <w:t>}</w:t>
            </w:r>
          </w:p>
        </w:tc>
      </w:tr>
      <w:tr w:rsidR="009A554D" w:rsidRPr="00401730" w14:paraId="10EB4177" w14:textId="4B5EB337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75" w14:textId="77777777" w:rsidR="009A554D" w:rsidRDefault="009A554D" w:rsidP="001A1DA3">
            <w:r>
              <w:rPr>
                <w:b/>
                <w:color w:val="FFFFFF"/>
              </w:rPr>
              <w:t>DLP Period (Defect Liability Period)</w:t>
            </w:r>
          </w:p>
        </w:tc>
        <w:tc>
          <w:tcPr>
            <w:tcW w:w="6240" w:type="dxa"/>
          </w:tcPr>
          <w:p w14:paraId="10EB4176" w14:textId="77777777" w:rsidR="009A554D" w:rsidRDefault="001632C5" w:rsidP="001A1DA3">
            <w:r>
              <w:t>{</w:t>
            </w:r>
            <w:r w:rsidR="00C87305">
              <w:t>dlp_period</w:t>
            </w:r>
            <w:r>
              <w:t>}</w:t>
            </w:r>
          </w:p>
        </w:tc>
      </w:tr>
      <w:tr w:rsidR="009A554D" w:rsidRPr="00401730" w14:paraId="10EB417A" w14:textId="6C7F87B1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78" w14:textId="77777777" w:rsidR="009A554D" w:rsidRDefault="009A554D" w:rsidP="001A1DA3">
            <w:r>
              <w:rPr>
                <w:b/>
                <w:color w:val="FFFFFF"/>
              </w:rPr>
              <w:t>Freight, P&amp;F, Insurance (Till site delivery), Offloading, shifting till site</w:t>
            </w:r>
          </w:p>
        </w:tc>
        <w:tc>
          <w:tcPr>
            <w:tcW w:w="6240" w:type="dxa"/>
          </w:tcPr>
          <w:p w14:paraId="10EB4179" w14:textId="77777777" w:rsidR="009A554D" w:rsidRDefault="00C87305" w:rsidP="001A1DA3">
            <w:r>
              <w:t>{freight_terms</w:t>
            </w:r>
            <w:r w:rsidR="009C6E83">
              <w:t>}</w:t>
            </w:r>
          </w:p>
        </w:tc>
      </w:tr>
      <w:tr w:rsidR="009A554D" w:rsidRPr="00401730" w14:paraId="10EB417D" w14:textId="31D4D3C7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7B" w14:textId="77777777" w:rsidR="009A554D" w:rsidRDefault="009A554D" w:rsidP="001A1DA3">
            <w:r>
              <w:rPr>
                <w:b/>
                <w:color w:val="FFFFFF"/>
              </w:rPr>
              <w:t xml:space="preserve">Third Party Insurance : </w:t>
            </w:r>
            <w:r w:rsidR="008E7EC8">
              <w:rPr>
                <w:b/>
                <w:color w:val="FFFFFF"/>
              </w:rPr>
              <w:t>Supplier's</w:t>
            </w:r>
            <w:r>
              <w:rPr>
                <w:b/>
                <w:color w:val="FFFFFF"/>
              </w:rPr>
              <w:t xml:space="preserve"> Liability</w:t>
            </w:r>
          </w:p>
        </w:tc>
        <w:tc>
          <w:tcPr>
            <w:tcW w:w="6240" w:type="dxa"/>
          </w:tcPr>
          <w:p w14:paraId="10EB417C" w14:textId="77777777" w:rsidR="009A554D" w:rsidRDefault="00695EB2" w:rsidP="001A1DA3">
            <w:r>
              <w:t>{third_party</w:t>
            </w:r>
            <w:r w:rsidR="00A13FB8">
              <w:t>_insurance</w:t>
            </w:r>
            <w:r>
              <w:t>}</w:t>
            </w:r>
          </w:p>
        </w:tc>
      </w:tr>
      <w:tr w:rsidR="009A554D" w:rsidRPr="00401730" w14:paraId="10EB4180" w14:textId="76E15E49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7E" w14:textId="77777777" w:rsidR="009A554D" w:rsidRDefault="009A554D" w:rsidP="001A1DA3">
            <w:r>
              <w:rPr>
                <w:b/>
                <w:color w:val="FFFFFF"/>
              </w:rPr>
              <w:t xml:space="preserve">CAR (Contractors' All Risk) Policy : </w:t>
            </w:r>
            <w:r w:rsidR="008E7EC8">
              <w:rPr>
                <w:b/>
                <w:color w:val="FFFFFF"/>
              </w:rPr>
              <w:t>Supplier's</w:t>
            </w:r>
            <w:r>
              <w:rPr>
                <w:b/>
                <w:color w:val="FFFFFF"/>
              </w:rPr>
              <w:t xml:space="preserve"> Liability</w:t>
            </w:r>
          </w:p>
        </w:tc>
        <w:tc>
          <w:tcPr>
            <w:tcW w:w="6240" w:type="dxa"/>
          </w:tcPr>
          <w:p w14:paraId="10EB417F" w14:textId="77777777" w:rsidR="009A554D" w:rsidRDefault="00C165CB" w:rsidP="001A1DA3">
            <w:r>
              <w:t>{car_pol</w:t>
            </w:r>
            <w:r w:rsidR="00511D6F">
              <w:t>icy</w:t>
            </w:r>
            <w:r>
              <w:t>}</w:t>
            </w:r>
          </w:p>
        </w:tc>
      </w:tr>
      <w:tr w:rsidR="009A554D" w:rsidRPr="00401730" w14:paraId="10EB4183" w14:textId="21CBA5C9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81" w14:textId="77777777" w:rsidR="009A554D" w:rsidRDefault="008E7EC8" w:rsidP="009A554D">
            <w:r>
              <w:rPr>
                <w:b/>
                <w:color w:val="FFFFFF"/>
              </w:rPr>
              <w:t>Water &amp; Electricity</w:t>
            </w:r>
          </w:p>
        </w:tc>
        <w:tc>
          <w:tcPr>
            <w:tcW w:w="6240" w:type="dxa"/>
          </w:tcPr>
          <w:p w14:paraId="10EB4182" w14:textId="77777777" w:rsidR="009A554D" w:rsidRDefault="00DF4DA5" w:rsidP="009A554D">
            <w:r>
              <w:t>{water_electricity}</w:t>
            </w:r>
          </w:p>
        </w:tc>
      </w:tr>
      <w:tr w:rsidR="009A554D" w:rsidRPr="00401730" w14:paraId="10EB4186" w14:textId="6822041B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84" w14:textId="77777777" w:rsidR="009A554D" w:rsidRDefault="009A554D" w:rsidP="009A554D">
            <w:r>
              <w:rPr>
                <w:b/>
                <w:color w:val="FFFFFF"/>
              </w:rPr>
              <w:t>Payment</w:t>
            </w:r>
          </w:p>
        </w:tc>
        <w:tc>
          <w:tcPr>
            <w:tcW w:w="6240" w:type="dxa"/>
          </w:tcPr>
          <w:p w14:paraId="10EB4185" w14:textId="77777777" w:rsidR="0059187F" w:rsidRDefault="00C76566" w:rsidP="00CD2CEC">
            <w:r>
              <w:t>{</w:t>
            </w:r>
            <w:r w:rsidR="008F3393">
              <w:t>payment_terms</w:t>
            </w:r>
            <w:r>
              <w:t>}</w:t>
            </w:r>
          </w:p>
        </w:tc>
      </w:tr>
      <w:tr w:rsidR="002D0215" w14:paraId="10EB418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2"/>
          </w:tcPr>
          <w:p w14:paraId="10EB4187" w14:textId="77777777" w:rsidR="002D0215" w:rsidRDefault="008E7EC8">
            <w:r>
              <w:rPr>
                <w:b/>
                <w:color w:val="FFFFFF"/>
              </w:rPr>
              <w:t>Payment Note</w:t>
            </w:r>
          </w:p>
        </w:tc>
        <w:tc>
          <w:tcPr>
            <w:tcW w:w="6240" w:type="dxa"/>
          </w:tcPr>
          <w:p w14:paraId="10EB4188" w14:textId="77777777" w:rsidR="002D0215" w:rsidRDefault="008E7EC8">
            <w:r>
              <w:t>{payment_note}</w:t>
            </w:r>
          </w:p>
        </w:tc>
      </w:tr>
      <w:tr w:rsidR="009A554D" w:rsidRPr="00401730" w14:paraId="10EB418C" w14:textId="21344B10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8A" w14:textId="77777777" w:rsidR="009A554D" w:rsidRDefault="009A554D" w:rsidP="009A554D">
            <w:r>
              <w:rPr>
                <w:b/>
                <w:color w:val="FFFFFF"/>
              </w:rPr>
              <w:t>Dispatch</w:t>
            </w:r>
          </w:p>
        </w:tc>
        <w:tc>
          <w:tcPr>
            <w:tcW w:w="6240" w:type="dxa"/>
          </w:tcPr>
          <w:p w14:paraId="10EB418B" w14:textId="77777777" w:rsidR="009A554D" w:rsidRDefault="00056D9B" w:rsidP="009A554D">
            <w:r>
              <w:t>{dispatch_time}</w:t>
            </w:r>
          </w:p>
        </w:tc>
      </w:tr>
      <w:tr w:rsidR="009A554D" w:rsidRPr="00401730" w14:paraId="10EB418F" w14:textId="78D4FB1D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8D" w14:textId="77777777" w:rsidR="009A554D" w:rsidRDefault="009A554D" w:rsidP="009A554D">
            <w:r>
              <w:rPr>
                <w:b/>
                <w:color w:val="FFFFFF"/>
              </w:rPr>
              <w:t>Validity</w:t>
            </w:r>
          </w:p>
        </w:tc>
        <w:tc>
          <w:tcPr>
            <w:tcW w:w="6240" w:type="dxa"/>
          </w:tcPr>
          <w:p w14:paraId="10EB418E" w14:textId="77777777" w:rsidR="009A554D" w:rsidRDefault="0071046A" w:rsidP="009A554D">
            <w:r>
              <w:t>{validity_days}</w:t>
            </w:r>
            <w:r w:rsidR="009A554D">
              <w:t xml:space="preserve"> Days</w:t>
            </w:r>
          </w:p>
        </w:tc>
      </w:tr>
      <w:tr w:rsidR="002D0215" w14:paraId="10EB419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2"/>
          </w:tcPr>
          <w:p w14:paraId="10EB4190" w14:textId="77777777" w:rsidR="002D0215" w:rsidRDefault="008E7EC8">
            <w:r>
              <w:rPr>
                <w:b/>
                <w:color w:val="FFFFFF"/>
              </w:rPr>
              <w:t>PO Address and Other Details Required</w:t>
            </w:r>
          </w:p>
        </w:tc>
        <w:tc>
          <w:tcPr>
            <w:tcW w:w="6240" w:type="dxa"/>
          </w:tcPr>
          <w:p w14:paraId="10EB4191" w14:textId="77777777" w:rsidR="002D0215" w:rsidRDefault="008E7EC8">
            <w:r>
              <w:t>{company_address}</w:t>
            </w:r>
          </w:p>
        </w:tc>
      </w:tr>
      <w:tr w:rsidR="002D0215" w14:paraId="10EB419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2"/>
          </w:tcPr>
          <w:p w14:paraId="10EB4193" w14:textId="77777777" w:rsidR="002D0215" w:rsidRDefault="008E7EC8">
            <w:r>
              <w:rPr>
                <w:b/>
                <w:color w:val="FFFFFF"/>
              </w:rPr>
              <w:t>Billing &amp; Delivery Address</w:t>
            </w:r>
          </w:p>
        </w:tc>
        <w:tc>
          <w:tcPr>
            <w:tcW w:w="6240" w:type="dxa"/>
          </w:tcPr>
          <w:p w14:paraId="10EB4194" w14:textId="77777777" w:rsidR="002D0215" w:rsidRDefault="008E7EC8">
            <w:r>
              <w:t>{billing_delivery_note}</w:t>
            </w:r>
          </w:p>
        </w:tc>
      </w:tr>
      <w:tr w:rsidR="009A554D" w:rsidRPr="00401730" w14:paraId="10EB4198" w14:textId="4FECE239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96" w14:textId="77777777" w:rsidR="009A554D" w:rsidRDefault="008E7EC8" w:rsidP="009A554D">
            <w:r>
              <w:rPr>
                <w:b/>
                <w:color w:val="FFFFFF"/>
              </w:rPr>
              <w:t>Site Person Name &amp; Contact Number</w:t>
            </w:r>
          </w:p>
        </w:tc>
        <w:tc>
          <w:tcPr>
            <w:tcW w:w="6240" w:type="dxa"/>
          </w:tcPr>
          <w:p w14:paraId="10EB4197" w14:textId="77777777" w:rsidR="009A554D" w:rsidRDefault="008E7EC8" w:rsidP="009A554D">
            <w:r>
              <w:t>{site_person_details}</w:t>
            </w:r>
          </w:p>
        </w:tc>
      </w:tr>
      <w:tr w:rsidR="009A554D" w:rsidRPr="00401730" w14:paraId="10EB419B" w14:textId="0A26BA8E">
        <w:trPr>
          <w:gridAfter w:val="1"/>
          <w:wAfter w:w="720" w:type="dxa"/>
        </w:trPr>
        <w:tc>
          <w:tcPr>
            <w:tcW w:w="3120" w:type="dxa"/>
            <w:shd w:val="clear" w:color="auto" w:fill="2E4057"/>
          </w:tcPr>
          <w:p w14:paraId="10EB4199" w14:textId="77777777" w:rsidR="009A554D" w:rsidRDefault="008E7EC8" w:rsidP="009A554D">
            <w:r>
              <w:rPr>
                <w:b/>
                <w:color w:val="FFFFFF"/>
              </w:rPr>
              <w:t>GSTIN</w:t>
            </w:r>
          </w:p>
        </w:tc>
        <w:tc>
          <w:tcPr>
            <w:tcW w:w="6240" w:type="dxa"/>
          </w:tcPr>
          <w:p w14:paraId="10EB419A" w14:textId="77777777" w:rsidR="009A554D" w:rsidRDefault="008E7EC8" w:rsidP="009A554D">
            <w:r>
              <w:t>{company_gstin}</w:t>
            </w:r>
          </w:p>
        </w:tc>
      </w:tr>
      <w:tr w:rsidR="002D0215" w14:paraId="10EB419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2"/>
          </w:tcPr>
          <w:p w14:paraId="10EB419C" w14:textId="77777777" w:rsidR="002D0215" w:rsidRDefault="008E7EC8">
            <w:r>
              <w:rPr>
                <w:b/>
                <w:color w:val="FFFFFF"/>
              </w:rPr>
              <w:t>PAN</w:t>
            </w:r>
          </w:p>
        </w:tc>
        <w:tc>
          <w:tcPr>
            <w:tcW w:w="6240" w:type="dxa"/>
          </w:tcPr>
          <w:p w14:paraId="10EB419D" w14:textId="77777777" w:rsidR="002D0215" w:rsidRDefault="008E7EC8">
            <w:r>
              <w:t>{company_pan}</w:t>
            </w:r>
          </w:p>
        </w:tc>
      </w:tr>
    </w:tbl>
    <w:p w14:paraId="10EB419F" w14:textId="77777777" w:rsidR="00AB6CF8" w:rsidRDefault="00AB6CF8">
      <w:pPr>
        <w:spacing w:after="200"/>
      </w:pPr>
    </w:p>
    <w:p w14:paraId="10EB41A0" w14:textId="77777777" w:rsidR="002D0215" w:rsidRDefault="008E7EC8">
      <w:pPr>
        <w:spacing w:before="240" w:after="60"/>
      </w:pPr>
      <w:r>
        <w:rPr>
          <w:b/>
          <w:color w:val="1F3864"/>
          <w:sz w:val="26"/>
        </w:rPr>
        <w:t>Bank Details</w:t>
      </w:r>
    </w:p>
    <w:tbl>
      <w:tblPr>
        <w:tblW w:w="9360" w:type="dxa"/>
        <w:tblInd w:w="-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D0215" w14:paraId="10EB41A3" w14:textId="77777777">
        <w:tc>
          <w:tcPr>
            <w:tcW w:w="3120" w:type="dxa"/>
            <w:shd w:val="clear" w:color="auto" w:fill="2E4057"/>
          </w:tcPr>
          <w:p w14:paraId="10EB41A1" w14:textId="77777777" w:rsidR="002D0215" w:rsidRDefault="008E7EC8">
            <w:r>
              <w:rPr>
                <w:b/>
                <w:color w:val="FFFFFF"/>
              </w:rPr>
              <w:t>1.) Bank Name</w:t>
            </w:r>
          </w:p>
        </w:tc>
        <w:tc>
          <w:tcPr>
            <w:tcW w:w="6240" w:type="dxa"/>
          </w:tcPr>
          <w:p w14:paraId="10EB41A2" w14:textId="77777777" w:rsidR="002D0215" w:rsidRDefault="008E7EC8">
            <w:r>
              <w:t>{bank_name}</w:t>
            </w:r>
          </w:p>
        </w:tc>
      </w:tr>
      <w:tr w:rsidR="002D0215" w14:paraId="10EB41A6" w14:textId="77777777">
        <w:tc>
          <w:tcPr>
            <w:tcW w:w="3120" w:type="dxa"/>
            <w:shd w:val="clear" w:color="auto" w:fill="2E4057"/>
          </w:tcPr>
          <w:p w14:paraId="10EB41A4" w14:textId="77777777" w:rsidR="002D0215" w:rsidRDefault="008E7EC8">
            <w:r>
              <w:rPr>
                <w:b/>
                <w:color w:val="FFFFFF"/>
              </w:rPr>
              <w:t>2.) Bank Address</w:t>
            </w:r>
          </w:p>
        </w:tc>
        <w:tc>
          <w:tcPr>
            <w:tcW w:w="6240" w:type="dxa"/>
          </w:tcPr>
          <w:p w14:paraId="10EB41A5" w14:textId="77777777" w:rsidR="002D0215" w:rsidRDefault="008E7EC8">
            <w:r>
              <w:t>{bank_address}</w:t>
            </w:r>
          </w:p>
        </w:tc>
      </w:tr>
      <w:tr w:rsidR="002D0215" w14:paraId="10EB41A9" w14:textId="77777777">
        <w:tc>
          <w:tcPr>
            <w:tcW w:w="3120" w:type="dxa"/>
            <w:shd w:val="clear" w:color="auto" w:fill="2E4057"/>
          </w:tcPr>
          <w:p w14:paraId="10EB41A7" w14:textId="77777777" w:rsidR="002D0215" w:rsidRDefault="008E7EC8">
            <w:r>
              <w:rPr>
                <w:b/>
                <w:color w:val="FFFFFF"/>
              </w:rPr>
              <w:t>3.) Bank Branch IFSC</w:t>
            </w:r>
          </w:p>
        </w:tc>
        <w:tc>
          <w:tcPr>
            <w:tcW w:w="6240" w:type="dxa"/>
          </w:tcPr>
          <w:p w14:paraId="10EB41A8" w14:textId="77777777" w:rsidR="002D0215" w:rsidRDefault="008E7EC8">
            <w:r>
              <w:t>{bank_ifsc}</w:t>
            </w:r>
          </w:p>
        </w:tc>
      </w:tr>
      <w:tr w:rsidR="002D0215" w14:paraId="10EB41AC" w14:textId="77777777">
        <w:tc>
          <w:tcPr>
            <w:tcW w:w="3120" w:type="dxa"/>
            <w:shd w:val="clear" w:color="auto" w:fill="2E4057"/>
          </w:tcPr>
          <w:p w14:paraId="10EB41AA" w14:textId="77777777" w:rsidR="002D0215" w:rsidRDefault="008E7EC8">
            <w:r>
              <w:rPr>
                <w:b/>
                <w:color w:val="FFFFFF"/>
              </w:rPr>
              <w:t>4.) Bank Account No</w:t>
            </w:r>
          </w:p>
        </w:tc>
        <w:tc>
          <w:tcPr>
            <w:tcW w:w="6240" w:type="dxa"/>
          </w:tcPr>
          <w:p w14:paraId="10EB41AB" w14:textId="77777777" w:rsidR="002D0215" w:rsidRDefault="008E7EC8">
            <w:r>
              <w:t>{bank_account_number}</w:t>
            </w:r>
          </w:p>
        </w:tc>
      </w:tr>
    </w:tbl>
    <w:p w14:paraId="10EB41AD" w14:textId="77777777" w:rsidR="002D0215" w:rsidRDefault="002D0215">
      <w:pPr>
        <w:spacing w:after="200"/>
      </w:pPr>
    </w:p>
    <w:p w14:paraId="10EB41AE" w14:textId="77777777" w:rsidR="002D0215" w:rsidRDefault="008E7EC8">
      <w:pPr>
        <w:spacing w:before="240" w:after="60"/>
      </w:pPr>
      <w:r>
        <w:rPr>
          <w:b/>
          <w:color w:val="1F3864"/>
          <w:sz w:val="26"/>
        </w:rPr>
        <w:t>Sales Person</w:t>
      </w:r>
    </w:p>
    <w:tbl>
      <w:tblPr>
        <w:tblW w:w="9360" w:type="dxa"/>
        <w:tblInd w:w="-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AB6CF8" w:rsidRPr="00401730" w14:paraId="10EB41B1" w14:textId="77777777">
        <w:tc>
          <w:tcPr>
            <w:tcW w:w="3120" w:type="dxa"/>
            <w:shd w:val="clear" w:color="auto" w:fill="2E4057"/>
          </w:tcPr>
          <w:p w14:paraId="10EB41AF" w14:textId="77777777" w:rsidR="00AB6CF8" w:rsidRDefault="00AB6CF8" w:rsidP="001A1DA3">
            <w:r>
              <w:rPr>
                <w:b/>
                <w:color w:val="FFFFFF"/>
              </w:rPr>
              <w:t>Name</w:t>
            </w:r>
          </w:p>
        </w:tc>
        <w:tc>
          <w:tcPr>
            <w:tcW w:w="6240" w:type="dxa"/>
          </w:tcPr>
          <w:p w14:paraId="10EB41B0" w14:textId="77777777" w:rsidR="00AB6CF8" w:rsidRDefault="007C1C67" w:rsidP="001A1DA3">
            <w:r>
              <w:t>{salesperson_name}</w:t>
            </w:r>
          </w:p>
        </w:tc>
      </w:tr>
      <w:tr w:rsidR="00AB6CF8" w:rsidRPr="00401730" w14:paraId="10EB41B4" w14:textId="77777777">
        <w:tc>
          <w:tcPr>
            <w:tcW w:w="3120" w:type="dxa"/>
            <w:shd w:val="clear" w:color="auto" w:fill="2E4057"/>
          </w:tcPr>
          <w:p w14:paraId="10EB41B2" w14:textId="77777777" w:rsidR="00AB6CF8" w:rsidRDefault="00AB6CF8" w:rsidP="001A1DA3">
            <w:r>
              <w:rPr>
                <w:b/>
                <w:color w:val="FFFFFF"/>
              </w:rPr>
              <w:t>Mobile No</w:t>
            </w:r>
          </w:p>
        </w:tc>
        <w:tc>
          <w:tcPr>
            <w:tcW w:w="6240" w:type="dxa"/>
          </w:tcPr>
          <w:p w14:paraId="10EB41B3" w14:textId="77777777" w:rsidR="00AB6CF8" w:rsidRDefault="007C1C67" w:rsidP="001A1DA3">
            <w:r>
              <w:t>{sales</w:t>
            </w:r>
            <w:r w:rsidR="008D651F">
              <w:t>person_phone</w:t>
            </w:r>
            <w:r>
              <w:t>}</w:t>
            </w:r>
          </w:p>
        </w:tc>
      </w:tr>
      <w:tr w:rsidR="00AB6CF8" w:rsidRPr="00401730" w14:paraId="10EB41B7" w14:textId="77777777">
        <w:tc>
          <w:tcPr>
            <w:tcW w:w="3120" w:type="dxa"/>
            <w:shd w:val="clear" w:color="auto" w:fill="2E4057"/>
          </w:tcPr>
          <w:p w14:paraId="10EB41B5" w14:textId="77777777" w:rsidR="00AB6CF8" w:rsidRDefault="00AB6CF8" w:rsidP="001A1DA3">
            <w:r>
              <w:rPr>
                <w:b/>
                <w:color w:val="FFFFFF"/>
              </w:rPr>
              <w:t>Email ID</w:t>
            </w:r>
          </w:p>
        </w:tc>
        <w:tc>
          <w:tcPr>
            <w:tcW w:w="6240" w:type="dxa"/>
          </w:tcPr>
          <w:p w14:paraId="10EB41B6" w14:textId="77777777" w:rsidR="00AB6CF8" w:rsidRDefault="008D651F" w:rsidP="001A1DA3">
            <w:r>
              <w:t>{salesperson_email}</w:t>
            </w:r>
          </w:p>
        </w:tc>
      </w:tr>
    </w:tbl>
    <w:p w14:paraId="10EB41B8" w14:textId="77777777" w:rsidR="00AB6CF8" w:rsidRDefault="00AB6CF8">
      <w:pPr>
        <w:spacing w:after="200"/>
      </w:pPr>
    </w:p>
    <w:p w14:paraId="2ECA5494" w14:textId="77777777" w:rsidR="008E7EC8" w:rsidRDefault="008E7EC8" w:rsidP="00FA00B2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</w:p>
    <w:p w14:paraId="10EB41B9" w14:textId="77777777" w:rsidR="002D0215" w:rsidRDefault="008E7EC8">
      <w:pPr>
        <w:spacing w:after="80"/>
      </w:pPr>
      <w:r>
        <w:rPr>
          <w:i/>
        </w:rPr>
        <w:t>{footer_note_1}</w:t>
      </w:r>
    </w:p>
    <w:p w14:paraId="584F9DDC" w14:textId="3D8191FC" w:rsidR="00FA00B2" w:rsidRDefault="008E7EC8">
      <w:pPr>
        <w:spacing w:after="80"/>
      </w:pPr>
      <w:r>
        <w:rPr>
          <w:i/>
        </w:rPr>
        <w:t>{footer_note_2}</w:t>
      </w:r>
    </w:p>
    <w:sectPr w:rsidR="00FA00B2">
      <w:footerReference w:type="default" r:id="rId9"/>
      <w:pgSz w:w="12240" w:h="15840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A283" w14:textId="77777777" w:rsidR="008E7EC8" w:rsidRDefault="008E7EC8" w:rsidP="00FA00B2">
      <w:pPr>
        <w:spacing w:after="0" w:line="240" w:lineRule="auto"/>
      </w:pPr>
      <w:r>
        <w:separator/>
      </w:r>
    </w:p>
  </w:endnote>
  <w:endnote w:type="continuationSeparator" w:id="0">
    <w:p w14:paraId="06D234BB" w14:textId="77777777" w:rsidR="008E7EC8" w:rsidRDefault="008E7EC8" w:rsidP="00FA0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1AB3" w14:textId="12A257B1" w:rsidR="00FA00B2" w:rsidRPr="00C53C8F" w:rsidRDefault="00A52869" w:rsidP="00FE1276">
    <w:pPr>
      <w:pStyle w:val="Footer"/>
      <w:rPr>
        <w:sz w:val="20"/>
      </w:rPr>
    </w:pPr>
    <w:r>
      <w:rPr>
        <w:noProof/>
      </w:rPr>
      <w:pict w14:anchorId="14CD992B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44" type="#_x0000_t202" style="position:absolute;margin-left:407.95pt;margin-top:31.35pt;width:68.05pt;height:31.1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" filled="f" stroked="f" strokeweight=".5pt">
          <v:textbox style="mso-fit-shape-to-text:t">
            <w:txbxContent>
              <w:p w14:paraId="6D887B17" w14:textId="77777777" w:rsidR="00C10572" w:rsidRPr="00C10572" w:rsidRDefault="00C10572">
                <w:pPr>
                  <w:pStyle w:val="Footer"/>
                  <w:jc w:val="right"/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  <w:lang w:val="en-US"/>
                  </w:rPr>
                </w:pPr>
                <w:r w:rsidRPr="00C10572"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</w:rPr>
                  <w:t>Page-</w:t>
                </w:r>
                <w:r w:rsidRPr="00C10572"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</w:rPr>
                  <w:fldChar w:fldCharType="begin"/>
                </w:r>
                <w:r w:rsidRPr="00C10572"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</w:rPr>
                  <w:instrText xml:space="preserve"> PAGE  \* Arabic  \* MERGEFORMAT </w:instrText>
                </w:r>
                <w:r w:rsidRPr="00C10572"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</w:rPr>
                  <w:fldChar w:fldCharType="separate"/>
                </w:r>
                <w:r w:rsidR="00C3027B">
                  <w:rPr>
                    <w:rFonts w:ascii="Times New Roman" w:hAnsi="Times New Roman"/>
                    <w:b/>
                    <w:noProof/>
                    <w:color w:val="000000" w:themeColor="text1"/>
                    <w:sz w:val="20"/>
                    <w:szCs w:val="20"/>
                  </w:rPr>
                  <w:t>4</w:t>
                </w:r>
                <w:r w:rsidRPr="00C10572">
                  <w:rPr>
                    <w:rFonts w:ascii="Times New Roman" w:hAnsi="Times New Roman"/>
                    <w:b/>
                    <w:color w:val="000000" w:themeColor="text1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 w:rsidR="00C10572" w:rsidRPr="00C53C8F">
      <w:rPr>
        <w:bCs/>
        <w:sz w:val="18"/>
        <w:szCs w:val="20"/>
      </w:rPr>
      <w:t xml:space="preserve">Corp. Off.: </w:t>
    </w:r>
    <w:r w:rsidR="00C10572" w:rsidRPr="00C53C8F">
      <w:rPr>
        <w:sz w:val="18"/>
        <w:szCs w:val="20"/>
      </w:rPr>
      <w:t>10</w:t>
    </w:r>
    <w:r w:rsidR="00C10572" w:rsidRPr="00C53C8F">
      <w:rPr>
        <w:sz w:val="11"/>
        <w:szCs w:val="13"/>
      </w:rPr>
      <w:t xml:space="preserve">th </w:t>
    </w:r>
    <w:r w:rsidR="00C10572" w:rsidRPr="00C53C8F">
      <w:rPr>
        <w:sz w:val="18"/>
        <w:szCs w:val="20"/>
      </w:rPr>
      <w:t>Floor, Tower 4, DLF Corporate Greens, SPR Road, Sector 74A, Gurugram 122004, Haryana, India| info@o2cure.in | www.o2cure.in | CIN: U29309HR2019PTC081375</w:t>
    </w:r>
    <w:r w:rsidR="00C10572" w:rsidRPr="00C53C8F">
      <w:rPr>
        <w:rFonts w:asciiTheme="majorHAnsi" w:eastAsiaTheme="majorEastAsia" w:hAnsiTheme="majorHAnsi" w:cstheme="majorBidi"/>
        <w:sz w:val="20"/>
      </w:rPr>
      <w:ptab w:relativeTo="margin" w:alignment="right" w:leader="none"/>
    </w:r>
    <w:r w:rsidR="00C10572" w:rsidRPr="00C53C8F">
      <w:rPr>
        <w:rFonts w:asciiTheme="majorHAnsi" w:eastAsiaTheme="majorEastAsia" w:hAnsiTheme="majorHAnsi" w:cstheme="majorBidi"/>
        <w:sz w:val="20"/>
      </w:rPr>
      <w:t xml:space="preserve">    </w:t>
    </w:r>
    <w:r>
      <w:rPr>
        <w:noProof/>
      </w:rPr>
      <w:pict w14:anchorId="1364CB16">
        <v:rect id="Rectangle 58" o:spid="_x0000_s1043" style="position:absolute;margin-left:0;margin-top:0;width:468pt;height:2.85pt;z-index:-251658239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" fillcolor="#4472c4 [3204]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3E441" w14:textId="77777777" w:rsidR="008E7EC8" w:rsidRDefault="008E7EC8" w:rsidP="00FA00B2">
      <w:pPr>
        <w:spacing w:after="0" w:line="240" w:lineRule="auto"/>
      </w:pPr>
      <w:r>
        <w:separator/>
      </w:r>
    </w:p>
  </w:footnote>
  <w:footnote w:type="continuationSeparator" w:id="0">
    <w:p w14:paraId="43A716D7" w14:textId="77777777" w:rsidR="008E7EC8" w:rsidRDefault="008E7EC8" w:rsidP="00FA00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216"/>
    <w:multiLevelType w:val="hybridMultilevel"/>
    <w:tmpl w:val="81A64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A1D18"/>
    <w:multiLevelType w:val="hybridMultilevel"/>
    <w:tmpl w:val="C004F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A2721"/>
    <w:multiLevelType w:val="hybridMultilevel"/>
    <w:tmpl w:val="974E3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40E5"/>
    <w:multiLevelType w:val="hybridMultilevel"/>
    <w:tmpl w:val="B5642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2448">
    <w:abstractNumId w:val="1"/>
  </w:num>
  <w:num w:numId="2" w16cid:durableId="1424182586">
    <w:abstractNumId w:val="0"/>
  </w:num>
  <w:num w:numId="3" w16cid:durableId="130826385">
    <w:abstractNumId w:val="3"/>
  </w:num>
  <w:num w:numId="4" w16cid:durableId="37146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215"/>
    <w:rsid w:val="00007898"/>
    <w:rsid w:val="000135ED"/>
    <w:rsid w:val="0003043C"/>
    <w:rsid w:val="00041A68"/>
    <w:rsid w:val="00056D9B"/>
    <w:rsid w:val="00063300"/>
    <w:rsid w:val="00086176"/>
    <w:rsid w:val="0009621F"/>
    <w:rsid w:val="000A2935"/>
    <w:rsid w:val="000C4335"/>
    <w:rsid w:val="000C69B3"/>
    <w:rsid w:val="001069D0"/>
    <w:rsid w:val="0011084F"/>
    <w:rsid w:val="00114986"/>
    <w:rsid w:val="001632C5"/>
    <w:rsid w:val="001C3996"/>
    <w:rsid w:val="001F6B13"/>
    <w:rsid w:val="00220E3B"/>
    <w:rsid w:val="00250373"/>
    <w:rsid w:val="00267FAF"/>
    <w:rsid w:val="00273F6F"/>
    <w:rsid w:val="002A342B"/>
    <w:rsid w:val="002A368E"/>
    <w:rsid w:val="002B0F4B"/>
    <w:rsid w:val="002D0215"/>
    <w:rsid w:val="002F40E6"/>
    <w:rsid w:val="00324125"/>
    <w:rsid w:val="00330187"/>
    <w:rsid w:val="0035283D"/>
    <w:rsid w:val="00354485"/>
    <w:rsid w:val="00354523"/>
    <w:rsid w:val="00354868"/>
    <w:rsid w:val="00365CB6"/>
    <w:rsid w:val="0037150C"/>
    <w:rsid w:val="003E147A"/>
    <w:rsid w:val="003E17D7"/>
    <w:rsid w:val="003E22D3"/>
    <w:rsid w:val="003F2C7D"/>
    <w:rsid w:val="00401730"/>
    <w:rsid w:val="004131FF"/>
    <w:rsid w:val="004244C6"/>
    <w:rsid w:val="00443753"/>
    <w:rsid w:val="00445E6E"/>
    <w:rsid w:val="00464A06"/>
    <w:rsid w:val="00467E38"/>
    <w:rsid w:val="0048779C"/>
    <w:rsid w:val="004D22FD"/>
    <w:rsid w:val="004E46C6"/>
    <w:rsid w:val="004F2403"/>
    <w:rsid w:val="004F4E99"/>
    <w:rsid w:val="00503FC8"/>
    <w:rsid w:val="00504F80"/>
    <w:rsid w:val="00511D6F"/>
    <w:rsid w:val="005319B1"/>
    <w:rsid w:val="005334AF"/>
    <w:rsid w:val="00541108"/>
    <w:rsid w:val="00550868"/>
    <w:rsid w:val="00564565"/>
    <w:rsid w:val="00576C1E"/>
    <w:rsid w:val="0058606C"/>
    <w:rsid w:val="0059187F"/>
    <w:rsid w:val="00613679"/>
    <w:rsid w:val="0061375F"/>
    <w:rsid w:val="00621696"/>
    <w:rsid w:val="00632F8A"/>
    <w:rsid w:val="006438EC"/>
    <w:rsid w:val="006928A8"/>
    <w:rsid w:val="00693319"/>
    <w:rsid w:val="00695EB2"/>
    <w:rsid w:val="006B159E"/>
    <w:rsid w:val="006C71F8"/>
    <w:rsid w:val="006D203C"/>
    <w:rsid w:val="006D648B"/>
    <w:rsid w:val="006D753B"/>
    <w:rsid w:val="006E1763"/>
    <w:rsid w:val="006E321D"/>
    <w:rsid w:val="006E3E69"/>
    <w:rsid w:val="006E518F"/>
    <w:rsid w:val="006F3853"/>
    <w:rsid w:val="0071046A"/>
    <w:rsid w:val="00725398"/>
    <w:rsid w:val="00763F10"/>
    <w:rsid w:val="00766FCE"/>
    <w:rsid w:val="00774FC9"/>
    <w:rsid w:val="007A4EF4"/>
    <w:rsid w:val="007A6AB3"/>
    <w:rsid w:val="007C1109"/>
    <w:rsid w:val="007C1C67"/>
    <w:rsid w:val="007D52FE"/>
    <w:rsid w:val="007F46ED"/>
    <w:rsid w:val="007F7B6B"/>
    <w:rsid w:val="00807B55"/>
    <w:rsid w:val="008276D3"/>
    <w:rsid w:val="0084387D"/>
    <w:rsid w:val="00847054"/>
    <w:rsid w:val="00870325"/>
    <w:rsid w:val="00874479"/>
    <w:rsid w:val="00892C90"/>
    <w:rsid w:val="008A100C"/>
    <w:rsid w:val="008D651F"/>
    <w:rsid w:val="008E7EC8"/>
    <w:rsid w:val="008F04FF"/>
    <w:rsid w:val="008F3393"/>
    <w:rsid w:val="00903938"/>
    <w:rsid w:val="00905812"/>
    <w:rsid w:val="00911F31"/>
    <w:rsid w:val="009443B7"/>
    <w:rsid w:val="009731BF"/>
    <w:rsid w:val="0098691D"/>
    <w:rsid w:val="0098738B"/>
    <w:rsid w:val="009879B5"/>
    <w:rsid w:val="009931AD"/>
    <w:rsid w:val="00996DEF"/>
    <w:rsid w:val="009A554D"/>
    <w:rsid w:val="009C6E83"/>
    <w:rsid w:val="009D1EAE"/>
    <w:rsid w:val="009F07FE"/>
    <w:rsid w:val="00A136DE"/>
    <w:rsid w:val="00A13FB8"/>
    <w:rsid w:val="00A335A4"/>
    <w:rsid w:val="00A52869"/>
    <w:rsid w:val="00A65468"/>
    <w:rsid w:val="00A659D1"/>
    <w:rsid w:val="00A6603D"/>
    <w:rsid w:val="00AA2C77"/>
    <w:rsid w:val="00AB6CF8"/>
    <w:rsid w:val="00AC3453"/>
    <w:rsid w:val="00AC45B4"/>
    <w:rsid w:val="00AD36EB"/>
    <w:rsid w:val="00AE718C"/>
    <w:rsid w:val="00B04217"/>
    <w:rsid w:val="00B05D99"/>
    <w:rsid w:val="00B3089C"/>
    <w:rsid w:val="00B37C46"/>
    <w:rsid w:val="00B4326F"/>
    <w:rsid w:val="00B527C0"/>
    <w:rsid w:val="00B53A52"/>
    <w:rsid w:val="00B60FDE"/>
    <w:rsid w:val="00BA68D3"/>
    <w:rsid w:val="00BB5BE2"/>
    <w:rsid w:val="00BC3F31"/>
    <w:rsid w:val="00BD682B"/>
    <w:rsid w:val="00BF7FE1"/>
    <w:rsid w:val="00C02382"/>
    <w:rsid w:val="00C10572"/>
    <w:rsid w:val="00C165CB"/>
    <w:rsid w:val="00C3027B"/>
    <w:rsid w:val="00C32C2E"/>
    <w:rsid w:val="00C359B6"/>
    <w:rsid w:val="00C370BB"/>
    <w:rsid w:val="00C53C8F"/>
    <w:rsid w:val="00C7584D"/>
    <w:rsid w:val="00C76566"/>
    <w:rsid w:val="00C76656"/>
    <w:rsid w:val="00C87305"/>
    <w:rsid w:val="00C9200E"/>
    <w:rsid w:val="00CB4002"/>
    <w:rsid w:val="00CC3210"/>
    <w:rsid w:val="00CD2CEC"/>
    <w:rsid w:val="00CF576E"/>
    <w:rsid w:val="00D1248C"/>
    <w:rsid w:val="00D15EC5"/>
    <w:rsid w:val="00D3439D"/>
    <w:rsid w:val="00D53CB6"/>
    <w:rsid w:val="00D85E5A"/>
    <w:rsid w:val="00D92525"/>
    <w:rsid w:val="00D9592A"/>
    <w:rsid w:val="00DA1753"/>
    <w:rsid w:val="00DC5B13"/>
    <w:rsid w:val="00DF4DA5"/>
    <w:rsid w:val="00DF7890"/>
    <w:rsid w:val="00E21E84"/>
    <w:rsid w:val="00E24B61"/>
    <w:rsid w:val="00E40393"/>
    <w:rsid w:val="00E90ADD"/>
    <w:rsid w:val="00E91F8B"/>
    <w:rsid w:val="00EA5903"/>
    <w:rsid w:val="00EB5CC7"/>
    <w:rsid w:val="00EB5E9F"/>
    <w:rsid w:val="00EE15C9"/>
    <w:rsid w:val="00F15133"/>
    <w:rsid w:val="00F25014"/>
    <w:rsid w:val="00F331F4"/>
    <w:rsid w:val="00F36C77"/>
    <w:rsid w:val="00F53F76"/>
    <w:rsid w:val="00F81E1E"/>
    <w:rsid w:val="00F845DE"/>
    <w:rsid w:val="00F90AD4"/>
    <w:rsid w:val="00FA00B2"/>
    <w:rsid w:val="00FA227B"/>
    <w:rsid w:val="00FB411F"/>
    <w:rsid w:val="00FB6C9B"/>
    <w:rsid w:val="00FE1276"/>
    <w:rsid w:val="00FE5D62"/>
    <w:rsid w:val="00FF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B4120"/>
  <w15:docId w15:val="{9C79A0BA-18D9-42AF-8492-E4F5D8750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Heading1">
    <w:name w:val="heading 1"/>
    <w:link w:val="Heading1Char"/>
    <w:uiPriority w:val="9"/>
    <w:qFormat/>
    <w:rsid w:val="00A52869"/>
    <w:pPr>
      <w:outlineLvl w:val="0"/>
    </w:pPr>
    <w:rPr>
      <w:b/>
      <w:color w:val="1F386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90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0B2"/>
  </w:style>
  <w:style w:type="paragraph" w:styleId="Footer">
    <w:name w:val="footer"/>
    <w:basedOn w:val="Normal"/>
    <w:link w:val="FooterChar"/>
    <w:uiPriority w:val="99"/>
    <w:semiHidden/>
    <w:unhideWhenUsed/>
    <w:rsid w:val="00F90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0B2"/>
  </w:style>
  <w:style w:type="character" w:customStyle="1" w:styleId="Heading1Char">
    <w:name w:val="Heading 1 Char"/>
    <w:basedOn w:val="DefaultParagraphFont"/>
    <w:link w:val="Heading1"/>
    <w:uiPriority w:val="9"/>
    <w:rsid w:val="00A52869"/>
    <w:rPr>
      <w:rFonts w:ascii="Calibri" w:eastAsia="Times New Roman" w:hAnsi="Calibri" w:cs="Times New Roman"/>
      <w:b/>
      <w:color w:val="1F3864"/>
      <w:sz w:val="32"/>
      <w:lang w:eastAsia="en-IN"/>
    </w:rPr>
  </w:style>
  <w:style w:type="paragraph" w:customStyle="1" w:styleId="TableHeader">
    <w:name w:val="TableHeader"/>
    <w:rsid w:val="00A52869"/>
    <w:rPr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FA95E5-4B55-465E-8319-F20790504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REF-O2CURE-NORTH INDIA-IAQ-2025-26 0135-R8-CY</vt:lpstr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Somansh Nandkani</cp:lastModifiedBy>
  <cp:revision>66</cp:revision>
  <cp:lastPrinted>2026-01-20T11:33:00Z</cp:lastPrinted>
  <dcterms:created xsi:type="dcterms:W3CDTF">2026-01-20T11:30:00Z</dcterms:created>
  <dcterms:modified xsi:type="dcterms:W3CDTF">2026-05-04T10:00:00Z</dcterms:modified>
</cp:coreProperties>
</file>